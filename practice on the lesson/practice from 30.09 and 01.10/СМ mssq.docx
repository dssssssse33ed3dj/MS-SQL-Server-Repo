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F6D3D" w14:textId="212F8257" w:rsidR="00D17C8A" w:rsidRDefault="007266E7" w:rsidP="007266E7">
      <w:pPr>
        <w:pStyle w:val="a3"/>
        <w:rPr>
          <w:ins w:id="0" w:author="student" w:date="2026-10-01T13:57:00Z"/>
        </w:rPr>
      </w:pPr>
      <w:r>
        <w:t xml:space="preserve">Самостоятельная работа по SQL </w:t>
      </w:r>
      <w:proofErr w:type="spellStart"/>
      <w:r>
        <w:t>Server</w:t>
      </w:r>
      <w:proofErr w:type="spellEnd"/>
      <w:r>
        <w:t xml:space="preserve"> (T-SQL)</w:t>
      </w:r>
      <w:r>
        <w:br/>
      </w:r>
      <w:r>
        <w:br/>
        <w:t>---</w:t>
      </w:r>
      <w:r>
        <w:br/>
      </w:r>
      <w:r>
        <w:br/>
        <w:t xml:space="preserve">Часть 1. Теоретические вопросы </w:t>
      </w:r>
      <w:r>
        <w:br/>
      </w:r>
      <w:r>
        <w:br/>
        <w:t>Ответьте кратко (2–4 предложения):</w:t>
      </w:r>
      <w:r>
        <w:br/>
      </w:r>
      <w:r>
        <w:br/>
        <w:t>1. В чём разница между WHERE и HAVING?</w:t>
      </w:r>
    </w:p>
    <w:p w14:paraId="36A808B1" w14:textId="4E43F248" w:rsidR="009D6071" w:rsidRPr="009D6071" w:rsidRDefault="009D6071" w:rsidP="007266E7">
      <w:pPr>
        <w:pStyle w:val="a3"/>
        <w:rPr>
          <w:ins w:id="1" w:author="student" w:date="2026-10-01T13:57:00Z"/>
          <w:rPrChange w:id="2" w:author="student" w:date="2026-10-01T13:57:00Z">
            <w:rPr>
              <w:ins w:id="3" w:author="student" w:date="2026-10-01T13:57:00Z"/>
              <w:lang w:val="en-US"/>
            </w:rPr>
          </w:rPrChange>
        </w:rPr>
      </w:pPr>
      <w:ins w:id="4" w:author="student" w:date="2026-10-01T13:57:00Z">
        <w:r>
          <w:t>WHERE</w:t>
        </w:r>
        <w:r w:rsidRPr="009D6071">
          <w:rPr>
            <w:rPrChange w:id="5" w:author="student" w:date="2026-10-01T13:58:00Z">
              <w:rPr>
                <w:lang w:val="en-US"/>
              </w:rPr>
            </w:rPrChange>
          </w:rPr>
          <w:t xml:space="preserve"> –</w:t>
        </w:r>
        <w:r>
          <w:t xml:space="preserve"> </w:t>
        </w:r>
      </w:ins>
      <w:ins w:id="6" w:author="student" w:date="2026-10-01T13:58:00Z">
        <w:r>
          <w:t>отсекает строки до их сортировки в колонках таблиц</w:t>
        </w:r>
      </w:ins>
    </w:p>
    <w:p w14:paraId="17668274" w14:textId="5D0C1F78" w:rsidR="009D6071" w:rsidRPr="009D6071" w:rsidRDefault="009D6071" w:rsidP="007266E7">
      <w:pPr>
        <w:pStyle w:val="a3"/>
        <w:rPr>
          <w:ins w:id="7" w:author="student" w:date="2026-10-01T13:57:00Z"/>
          <w:rPrChange w:id="8" w:author="student" w:date="2026-10-01T13:57:00Z">
            <w:rPr>
              <w:ins w:id="9" w:author="student" w:date="2026-10-01T13:57:00Z"/>
              <w:lang w:val="en-US"/>
            </w:rPr>
          </w:rPrChange>
        </w:rPr>
      </w:pPr>
      <w:ins w:id="10" w:author="student" w:date="2026-10-01T13:57:00Z">
        <w:r>
          <w:t>HAVING</w:t>
        </w:r>
        <w:r w:rsidRPr="009D6071">
          <w:rPr>
            <w:rPrChange w:id="11" w:author="student" w:date="2026-10-01T13:58:00Z">
              <w:rPr>
                <w:lang w:val="en-US"/>
              </w:rPr>
            </w:rPrChange>
          </w:rPr>
          <w:t xml:space="preserve"> </w:t>
        </w:r>
      </w:ins>
      <w:ins w:id="12" w:author="student" w:date="2026-10-01T13:58:00Z">
        <w:r>
          <w:t>–</w:t>
        </w:r>
      </w:ins>
      <w:ins w:id="13" w:author="student" w:date="2026-10-01T13:57:00Z">
        <w:r w:rsidRPr="009D6071">
          <w:rPr>
            <w:rPrChange w:id="14" w:author="student" w:date="2026-10-01T13:58:00Z">
              <w:rPr>
                <w:lang w:val="en-US"/>
              </w:rPr>
            </w:rPrChange>
          </w:rPr>
          <w:t xml:space="preserve"> </w:t>
        </w:r>
      </w:ins>
      <w:ins w:id="15" w:author="student" w:date="2026-10-01T13:58:00Z">
        <w:r>
          <w:t>фильтрует готовые группы уже</w:t>
        </w:r>
      </w:ins>
    </w:p>
    <w:p w14:paraId="79DAAA0E" w14:textId="77777777" w:rsidR="009D6071" w:rsidRPr="009D6071" w:rsidRDefault="009D6071" w:rsidP="007266E7">
      <w:pPr>
        <w:pStyle w:val="a3"/>
        <w:rPr>
          <w:ins w:id="16" w:author="student" w:date="2026-10-01T13:29:00Z"/>
          <w:rPrChange w:id="17" w:author="student" w:date="2026-10-01T13:58:00Z">
            <w:rPr>
              <w:ins w:id="18" w:author="student" w:date="2026-10-01T13:29:00Z"/>
            </w:rPr>
          </w:rPrChange>
        </w:rPr>
      </w:pPr>
    </w:p>
    <w:p w14:paraId="2C574620" w14:textId="77777777" w:rsidR="009D6071" w:rsidRDefault="007266E7" w:rsidP="007266E7">
      <w:pPr>
        <w:pStyle w:val="a3"/>
        <w:rPr>
          <w:ins w:id="19" w:author="student" w:date="2026-10-01T13:55:00Z"/>
        </w:rPr>
      </w:pPr>
      <w:r>
        <w:br/>
        <w:t>2. Чем UNION отличается от UNION ALL?</w:t>
      </w:r>
    </w:p>
    <w:p w14:paraId="08A38D26" w14:textId="4F9BA5AB" w:rsidR="009D6071" w:rsidRPr="009D6071" w:rsidRDefault="009D6071" w:rsidP="007266E7">
      <w:pPr>
        <w:pStyle w:val="a3"/>
        <w:rPr>
          <w:ins w:id="20" w:author="student" w:date="2026-10-01T13:55:00Z"/>
          <w:rPrChange w:id="21" w:author="student" w:date="2026-10-01T13:56:00Z">
            <w:rPr>
              <w:ins w:id="22" w:author="student" w:date="2026-10-01T13:55:00Z"/>
            </w:rPr>
          </w:rPrChange>
        </w:rPr>
      </w:pPr>
      <w:ins w:id="23" w:author="student" w:date="2026-10-01T13:56:00Z">
        <w:r>
          <w:t xml:space="preserve">Тем, что </w:t>
        </w:r>
      </w:ins>
      <w:ins w:id="24" w:author="student" w:date="2026-10-01T13:57:00Z">
        <w:r>
          <w:t xml:space="preserve">соединяет </w:t>
        </w:r>
        <w:proofErr w:type="gramStart"/>
        <w:r>
          <w:t>рез-ты</w:t>
        </w:r>
        <w:proofErr w:type="gramEnd"/>
        <w:r>
          <w:t xml:space="preserve"> но удаляет дубликаты</w:t>
        </w:r>
      </w:ins>
      <w:ins w:id="25" w:author="student" w:date="2026-10-01T13:56:00Z">
        <w:r>
          <w:t>, а второй складывает рез-ты и повторяющиеся строки</w:t>
        </w:r>
      </w:ins>
    </w:p>
    <w:p w14:paraId="43DC05D1" w14:textId="2B2A163B" w:rsidR="009D6071" w:rsidRDefault="007266E7" w:rsidP="007266E7">
      <w:pPr>
        <w:pStyle w:val="a3"/>
        <w:rPr>
          <w:ins w:id="26" w:author="student" w:date="2026-10-01T13:54:00Z"/>
        </w:rPr>
      </w:pPr>
      <w:r>
        <w:br/>
        <w:t>3. Что такое APPLY и в чём разница между CROSS APPLY и OUTER APPLY?</w:t>
      </w:r>
    </w:p>
    <w:p w14:paraId="79B58C22" w14:textId="020FEC58" w:rsidR="009D6071" w:rsidRPr="009D6071" w:rsidRDefault="009D6071" w:rsidP="007266E7">
      <w:pPr>
        <w:pStyle w:val="a3"/>
        <w:rPr>
          <w:ins w:id="27" w:author="student" w:date="2026-10-01T13:54:00Z"/>
          <w:rPrChange w:id="28" w:author="student" w:date="2026-10-01T13:54:00Z">
            <w:rPr>
              <w:ins w:id="29" w:author="student" w:date="2026-10-01T13:54:00Z"/>
            </w:rPr>
          </w:rPrChange>
        </w:rPr>
      </w:pPr>
      <w:ins w:id="30" w:author="student" w:date="2026-10-01T13:54:00Z">
        <w:r w:rsidRPr="009D6071">
          <w:rPr>
            <w:lang w:val="en-US"/>
            <w:rPrChange w:id="31" w:author="student" w:date="2026-10-01T13:54:00Z">
              <w:rPr/>
            </w:rPrChange>
          </w:rPr>
          <w:t>APPLY</w:t>
        </w:r>
        <w:r w:rsidRPr="009D6071">
          <w:rPr>
            <w:rPrChange w:id="32" w:author="student" w:date="2026-10-01T13:54:00Z">
              <w:rPr/>
            </w:rPrChange>
          </w:rPr>
          <w:t xml:space="preserve"> </w:t>
        </w:r>
        <w:r w:rsidRPr="009D6071">
          <w:rPr>
            <w:rPrChange w:id="33" w:author="student" w:date="2026-10-01T13:54:00Z">
              <w:rPr>
                <w:lang w:val="en-US"/>
              </w:rPr>
            </w:rPrChange>
          </w:rPr>
          <w:t>–</w:t>
        </w:r>
        <w:r w:rsidRPr="009D6071">
          <w:rPr>
            <w:rPrChange w:id="34" w:author="student" w:date="2026-10-01T13:54:00Z">
              <w:rPr/>
            </w:rPrChange>
          </w:rPr>
          <w:t xml:space="preserve"> </w:t>
        </w:r>
        <w:r>
          <w:t>вызвать</w:t>
        </w:r>
        <w:r w:rsidRPr="009D6071">
          <w:rPr>
            <w:rPrChange w:id="35" w:author="student" w:date="2026-10-01T13:54:00Z">
              <w:rPr/>
            </w:rPrChange>
          </w:rPr>
          <w:t xml:space="preserve"> </w:t>
        </w:r>
        <w:r>
          <w:t>функцию для кажд</w:t>
        </w:r>
      </w:ins>
      <w:ins w:id="36" w:author="student" w:date="2026-10-01T13:55:00Z">
        <w:r>
          <w:t xml:space="preserve">ой строки </w:t>
        </w:r>
      </w:ins>
    </w:p>
    <w:p w14:paraId="1DF2692B" w14:textId="05A30060" w:rsidR="009D6071" w:rsidRPr="009D6071" w:rsidRDefault="009D6071" w:rsidP="007266E7">
      <w:pPr>
        <w:pStyle w:val="a3"/>
        <w:rPr>
          <w:ins w:id="37" w:author="student" w:date="2026-10-01T13:54:00Z"/>
          <w:rPrChange w:id="38" w:author="student" w:date="2026-10-01T13:55:00Z">
            <w:rPr>
              <w:ins w:id="39" w:author="student" w:date="2026-10-01T13:54:00Z"/>
            </w:rPr>
          </w:rPrChange>
        </w:rPr>
      </w:pPr>
      <w:ins w:id="40" w:author="student" w:date="2026-10-01T13:54:00Z">
        <w:r w:rsidRPr="009D6071">
          <w:rPr>
            <w:lang w:val="en-US"/>
            <w:rPrChange w:id="41" w:author="student" w:date="2026-10-01T13:54:00Z">
              <w:rPr/>
            </w:rPrChange>
          </w:rPr>
          <w:t>CROSS</w:t>
        </w:r>
        <w:r w:rsidRPr="009D6071">
          <w:rPr>
            <w:rPrChange w:id="42" w:author="student" w:date="2026-10-01T13:55:00Z">
              <w:rPr/>
            </w:rPrChange>
          </w:rPr>
          <w:t xml:space="preserve"> </w:t>
        </w:r>
        <w:r w:rsidRPr="009D6071">
          <w:rPr>
            <w:lang w:val="en-US"/>
            <w:rPrChange w:id="43" w:author="student" w:date="2026-10-01T13:54:00Z">
              <w:rPr/>
            </w:rPrChange>
          </w:rPr>
          <w:t>APPLY</w:t>
        </w:r>
        <w:r w:rsidRPr="009D6071">
          <w:rPr>
            <w:rPrChange w:id="44" w:author="student" w:date="2026-10-01T13:55:00Z">
              <w:rPr/>
            </w:rPrChange>
          </w:rPr>
          <w:t xml:space="preserve"> </w:t>
        </w:r>
      </w:ins>
      <w:ins w:id="45" w:author="student" w:date="2026-10-01T13:55:00Z">
        <w:r w:rsidRPr="009D6071">
          <w:rPr>
            <w:rPrChange w:id="46" w:author="student" w:date="2026-10-01T13:55:00Z">
              <w:rPr>
                <w:lang w:val="en-US"/>
              </w:rPr>
            </w:rPrChange>
          </w:rPr>
          <w:t>–</w:t>
        </w:r>
      </w:ins>
      <w:ins w:id="47" w:author="student" w:date="2026-10-01T13:54:00Z">
        <w:r w:rsidRPr="009D6071">
          <w:rPr>
            <w:rPrChange w:id="48" w:author="student" w:date="2026-10-01T13:55:00Z">
              <w:rPr/>
            </w:rPrChange>
          </w:rPr>
          <w:t xml:space="preserve"> </w:t>
        </w:r>
      </w:ins>
      <w:ins w:id="49" w:author="student" w:date="2026-10-01T13:55:00Z">
        <w:r>
          <w:t xml:space="preserve">оставляет строки только где </w:t>
        </w:r>
        <w:proofErr w:type="spellStart"/>
        <w:r>
          <w:t>функуия</w:t>
        </w:r>
        <w:proofErr w:type="spellEnd"/>
        <w:r>
          <w:t xml:space="preserve"> вернула результат</w:t>
        </w:r>
      </w:ins>
    </w:p>
    <w:p w14:paraId="201A9D9C" w14:textId="0976CBE3" w:rsidR="009D6071" w:rsidRPr="009D6071" w:rsidRDefault="009D6071" w:rsidP="009D6071">
      <w:pPr>
        <w:pStyle w:val="a3"/>
        <w:rPr>
          <w:ins w:id="50" w:author="student" w:date="2026-10-01T13:54:00Z"/>
          <w:lang w:val="en-US"/>
          <w:rPrChange w:id="51" w:author="student" w:date="2026-10-01T13:55:00Z">
            <w:rPr>
              <w:ins w:id="52" w:author="student" w:date="2026-10-01T13:54:00Z"/>
            </w:rPr>
          </w:rPrChange>
        </w:rPr>
      </w:pPr>
      <w:ins w:id="53" w:author="student" w:date="2026-10-01T13:54:00Z">
        <w:r w:rsidRPr="009D6071">
          <w:rPr>
            <w:lang w:val="en-US"/>
            <w:rPrChange w:id="54" w:author="student" w:date="2026-10-01T13:54:00Z">
              <w:rPr/>
            </w:rPrChange>
          </w:rPr>
          <w:t>OUTER</w:t>
        </w:r>
        <w:r w:rsidRPr="009D6071">
          <w:rPr>
            <w:rPrChange w:id="55" w:author="student" w:date="2026-10-01T13:55:00Z">
              <w:rPr/>
            </w:rPrChange>
          </w:rPr>
          <w:t xml:space="preserve"> </w:t>
        </w:r>
        <w:r w:rsidRPr="009D6071">
          <w:rPr>
            <w:lang w:val="en-US"/>
            <w:rPrChange w:id="56" w:author="student" w:date="2026-10-01T13:54:00Z">
              <w:rPr/>
            </w:rPrChange>
          </w:rPr>
          <w:t>APPLY</w:t>
        </w:r>
        <w:r w:rsidRPr="009D6071">
          <w:rPr>
            <w:rPrChange w:id="57" w:author="student" w:date="2026-10-01T13:55:00Z">
              <w:rPr/>
            </w:rPrChange>
          </w:rPr>
          <w:t>?</w:t>
        </w:r>
        <w:r w:rsidRPr="009D6071">
          <w:rPr>
            <w:rPrChange w:id="58" w:author="student" w:date="2026-10-01T13:55:00Z">
              <w:rPr/>
            </w:rPrChange>
          </w:rPr>
          <w:t xml:space="preserve"> </w:t>
        </w:r>
      </w:ins>
      <w:ins w:id="59" w:author="student" w:date="2026-10-01T13:55:00Z">
        <w:r w:rsidRPr="009D6071">
          <w:rPr>
            <w:rPrChange w:id="60" w:author="student" w:date="2026-10-01T13:55:00Z">
              <w:rPr>
                <w:lang w:val="en-US"/>
              </w:rPr>
            </w:rPrChange>
          </w:rPr>
          <w:t>–</w:t>
        </w:r>
      </w:ins>
      <w:ins w:id="61" w:author="student" w:date="2026-10-01T13:54:00Z">
        <w:r w:rsidRPr="009D6071">
          <w:rPr>
            <w:rPrChange w:id="62" w:author="student" w:date="2026-10-01T13:55:00Z">
              <w:rPr/>
            </w:rPrChange>
          </w:rPr>
          <w:t xml:space="preserve"> </w:t>
        </w:r>
      </w:ins>
      <w:ins w:id="63" w:author="student" w:date="2026-10-01T13:55:00Z">
        <w:r>
          <w:t xml:space="preserve">добавляет </w:t>
        </w:r>
        <w:proofErr w:type="spellStart"/>
        <w:r>
          <w:t>резульатты</w:t>
        </w:r>
        <w:proofErr w:type="spellEnd"/>
        <w:r>
          <w:t xml:space="preserve"> с помощью </w:t>
        </w:r>
        <w:r>
          <w:rPr>
            <w:lang w:val="en-US"/>
          </w:rPr>
          <w:t>NULL</w:t>
        </w:r>
      </w:ins>
    </w:p>
    <w:p w14:paraId="0CBF0309" w14:textId="2D787CC9" w:rsidR="00E352D5" w:rsidRDefault="007266E7" w:rsidP="007266E7">
      <w:pPr>
        <w:pStyle w:val="a3"/>
        <w:rPr>
          <w:ins w:id="64" w:author="student" w:date="2026-10-01T13:48:00Z"/>
        </w:rPr>
      </w:pPr>
      <w:r w:rsidRPr="009D6071">
        <w:rPr>
          <w:rPrChange w:id="65" w:author="student" w:date="2026-10-01T13:55:00Z">
            <w:rPr/>
          </w:rPrChange>
        </w:rPr>
        <w:br/>
      </w:r>
      <w:r>
        <w:t>4. Чем отличается VIEW от хранимой процедуры? Приведите по одному примеру, когда что использовать.</w:t>
      </w:r>
    </w:p>
    <w:p w14:paraId="752BB939" w14:textId="0AE3C800" w:rsidR="00E352D5" w:rsidRPr="00E352D5" w:rsidRDefault="00E352D5" w:rsidP="007266E7">
      <w:pPr>
        <w:pStyle w:val="a3"/>
        <w:rPr>
          <w:ins w:id="66" w:author="student" w:date="2026-10-01T13:47:00Z"/>
          <w:rPrChange w:id="67" w:author="student" w:date="2026-10-01T13:48:00Z">
            <w:rPr>
              <w:ins w:id="68" w:author="student" w:date="2026-10-01T13:47:00Z"/>
            </w:rPr>
          </w:rPrChange>
        </w:rPr>
      </w:pPr>
      <w:ins w:id="69" w:author="student" w:date="2026-10-01T13:48:00Z">
        <w:r>
          <w:rPr>
            <w:lang w:val="en-US"/>
          </w:rPr>
          <w:t>VIEW</w:t>
        </w:r>
        <w:r w:rsidRPr="00E352D5">
          <w:rPr>
            <w:rPrChange w:id="70" w:author="student" w:date="2026-10-01T13:48:00Z">
              <w:rPr>
                <w:lang w:val="en-US"/>
              </w:rPr>
            </w:rPrChange>
          </w:rPr>
          <w:t xml:space="preserve"> – </w:t>
        </w:r>
        <w:r>
          <w:t xml:space="preserve">это </w:t>
        </w:r>
        <w:proofErr w:type="spellStart"/>
        <w:r>
          <w:t>витуальная</w:t>
        </w:r>
        <w:proofErr w:type="spellEnd"/>
        <w:r>
          <w:t xml:space="preserve"> таблица, содержимое которой определяется</w:t>
        </w:r>
      </w:ins>
      <w:ins w:id="71" w:author="student" w:date="2026-10-01T13:53:00Z">
        <w:r>
          <w:t xml:space="preserve"> и возвращается</w:t>
        </w:r>
      </w:ins>
      <w:ins w:id="72" w:author="student" w:date="2026-10-01T13:48:00Z">
        <w:r>
          <w:t xml:space="preserve"> запросом, а процедура хранимая </w:t>
        </w:r>
      </w:ins>
      <w:ins w:id="73" w:author="student" w:date="2026-10-01T13:51:00Z">
        <w:r>
          <w:t xml:space="preserve">это мини-программа в БД, где </w:t>
        </w:r>
      </w:ins>
      <w:ins w:id="74" w:author="student" w:date="2026-10-01T13:53:00Z">
        <w:r>
          <w:t xml:space="preserve">именно выполняется </w:t>
        </w:r>
        <w:r w:rsidR="009D6071">
          <w:t xml:space="preserve">по </w:t>
        </w:r>
        <w:proofErr w:type="spellStart"/>
        <w:r w:rsidR="009D6071">
          <w:t>отнршению</w:t>
        </w:r>
        <w:proofErr w:type="spellEnd"/>
        <w:r w:rsidR="009D6071">
          <w:t xml:space="preserve"> данным БД – получение данных и изменение их. </w:t>
        </w:r>
      </w:ins>
    </w:p>
    <w:p w14:paraId="4AA09806" w14:textId="77777777" w:rsidR="00E352D5" w:rsidRDefault="00E352D5" w:rsidP="007266E7">
      <w:pPr>
        <w:pStyle w:val="a3"/>
        <w:rPr>
          <w:ins w:id="75" w:author="student" w:date="2026-10-01T13:47:00Z"/>
        </w:rPr>
      </w:pPr>
    </w:p>
    <w:p w14:paraId="6D099970" w14:textId="16E42D0A" w:rsidR="00D17C8A" w:rsidRDefault="007266E7" w:rsidP="007266E7">
      <w:pPr>
        <w:pStyle w:val="a3"/>
        <w:rPr>
          <w:ins w:id="76" w:author="student" w:date="2026-10-01T13:30:00Z"/>
        </w:rPr>
      </w:pPr>
      <w:r>
        <w:br/>
        <w:t>5. Что такое оконная функция? Чем она отличается от GROUP BY?</w:t>
      </w:r>
    </w:p>
    <w:p w14:paraId="692DD77C" w14:textId="1586C9D8" w:rsidR="007266E7" w:rsidRDefault="00D17C8A" w:rsidP="007266E7">
      <w:pPr>
        <w:pStyle w:val="a3"/>
      </w:pPr>
      <w:ins w:id="77" w:author="student" w:date="2026-10-01T13:30:00Z">
        <w:r>
          <w:t xml:space="preserve">Оконная функция отличается от </w:t>
        </w:r>
        <w:r>
          <w:rPr>
            <w:lang w:val="en-US"/>
          </w:rPr>
          <w:t>GROUP</w:t>
        </w:r>
        <w:r w:rsidRPr="00D17C8A">
          <w:rPr>
            <w:rPrChange w:id="78" w:author="student" w:date="2026-10-01T13:30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BY</w:t>
        </w:r>
      </w:ins>
      <w:ins w:id="79" w:author="student" w:date="2026-10-01T13:45:00Z">
        <w:r w:rsidR="00E352D5" w:rsidRPr="00E352D5">
          <w:rPr>
            <w:rPrChange w:id="80" w:author="student" w:date="2026-10-01T13:45:00Z">
              <w:rPr>
                <w:lang w:val="en-US"/>
              </w:rPr>
            </w:rPrChange>
          </w:rPr>
          <w:t xml:space="preserve"> </w:t>
        </w:r>
        <w:r w:rsidR="00E352D5">
          <w:t xml:space="preserve">тем, что она </w:t>
        </w:r>
      </w:ins>
      <w:ins w:id="81" w:author="student" w:date="2026-10-01T13:46:00Z">
        <w:r w:rsidR="00E352D5">
          <w:t xml:space="preserve">рассчитывает отдельно </w:t>
        </w:r>
      </w:ins>
      <w:ins w:id="82" w:author="student" w:date="2026-10-01T13:47:00Z">
        <w:r w:rsidR="00E352D5">
          <w:t>данные для каждой таблицы</w:t>
        </w:r>
      </w:ins>
      <w:ins w:id="83" w:author="student" w:date="2026-10-01T13:45:00Z">
        <w:r w:rsidR="00E352D5">
          <w:t xml:space="preserve">, но не </w:t>
        </w:r>
        <w:proofErr w:type="spellStart"/>
        <w:r w:rsidR="00E352D5">
          <w:t>с</w:t>
        </w:r>
      </w:ins>
      <w:ins w:id="84" w:author="student" w:date="2026-10-01T13:46:00Z">
        <w:r w:rsidR="00E352D5">
          <w:t>хлопывает</w:t>
        </w:r>
      </w:ins>
      <w:proofErr w:type="spellEnd"/>
      <w:ins w:id="85" w:author="student" w:date="2026-10-01T13:45:00Z">
        <w:r w:rsidR="00E352D5">
          <w:t xml:space="preserve"> строки </w:t>
        </w:r>
      </w:ins>
      <w:ins w:id="86" w:author="student" w:date="2026-10-01T13:47:00Z">
        <w:r w:rsidR="00E352D5">
          <w:t xml:space="preserve">и не превращает их в 1 строку </w:t>
        </w:r>
      </w:ins>
      <w:ins w:id="87" w:author="student" w:date="2026-10-01T13:45:00Z">
        <w:r w:rsidR="00E352D5">
          <w:t>в отличие от 2</w:t>
        </w:r>
      </w:ins>
      <w:ins w:id="88" w:author="student" w:date="2026-10-01T13:47:00Z">
        <w:r w:rsidR="00E352D5">
          <w:t>-й</w:t>
        </w:r>
      </w:ins>
      <w:r w:rsidR="007266E7">
        <w:br/>
      </w:r>
      <w:r w:rsidR="007266E7">
        <w:br/>
        <w:t>---</w:t>
      </w:r>
    </w:p>
    <w:p w14:paraId="77DCE1A8" w14:textId="77777777" w:rsidR="007266E7" w:rsidRDefault="007266E7" w:rsidP="007266E7">
      <w:pPr>
        <w:pStyle w:val="a3"/>
      </w:pPr>
    </w:p>
    <w:p w14:paraId="2F2BFD21" w14:textId="77777777" w:rsidR="007266E7" w:rsidRDefault="007266E7" w:rsidP="007266E7">
      <w:pPr>
        <w:pStyle w:val="a3"/>
      </w:pPr>
    </w:p>
    <w:p w14:paraId="04BB7897" w14:textId="6FC9E390" w:rsidR="007266E7" w:rsidRDefault="007266E7" w:rsidP="007266E7">
      <w:pPr>
        <w:pStyle w:val="a3"/>
      </w:pPr>
      <w:r>
        <w:br/>
      </w:r>
      <w:r>
        <w:br/>
        <w:t xml:space="preserve">Часть 2. Практические задания </w:t>
      </w:r>
      <w:r>
        <w:br/>
      </w:r>
      <w:r>
        <w:br/>
        <w:t>Схема базы данных</w:t>
      </w:r>
    </w:p>
    <w:p w14:paraId="1FD4E26E" w14:textId="41B5EE89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Employees (</w:t>
      </w:r>
      <w:ins w:id="89" w:author="student" w:date="2026-10-01T13:23:00Z">
        <w:r w:rsidR="00D17C8A">
          <w:rPr>
            <w:rFonts w:ascii="Courier New" w:eastAsia="Times New Roman" w:hAnsi="Courier New" w:cs="Courier New"/>
            <w:sz w:val="20"/>
            <w:szCs w:val="20"/>
            <w:lang w:val="en-US" w:eastAsia="ru-RU"/>
          </w:rPr>
          <w:t xml:space="preserve"> </w:t>
        </w:r>
      </w:ins>
    </w:p>
    <w:p w14:paraId="44FF6217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INT PRIMARY KEY,</w:t>
      </w:r>
    </w:p>
    <w:p w14:paraId="1462D4D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 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100)  NOT NULL,</w:t>
      </w:r>
    </w:p>
    <w:p w14:paraId="2E8AFBD7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ManagerID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NULL REFERENCES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Employees(</w:t>
      </w:r>
      <w:proofErr w:type="spellStart"/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24EC3D8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14:paraId="16001B8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Salary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10,2)  NOT NULL,</w:t>
      </w:r>
    </w:p>
    <w:p w14:paraId="1D2D2DE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HireDate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DATE           NOT NULL</w:t>
      </w:r>
    </w:p>
    <w:p w14:paraId="694726FF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9AFFF4B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E1C75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Departments (</w:t>
      </w:r>
    </w:p>
    <w:p w14:paraId="33A978C6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PRIMARY KEY,</w:t>
      </w:r>
    </w:p>
    <w:p w14:paraId="078B1CCC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 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100) NOT NULL,</w:t>
      </w:r>
    </w:p>
    <w:p w14:paraId="7EDC81E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City  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50)</w:t>
      </w:r>
    </w:p>
    <w:p w14:paraId="6C70FCF8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5A5A5D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D6EFCE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Sales (</w:t>
      </w:r>
    </w:p>
    <w:p w14:paraId="16BAAA79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INT PRIMARY KEY,</w:t>
      </w:r>
    </w:p>
    <w:p w14:paraId="122AA885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 REFERENCES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Employees(</w:t>
      </w:r>
      <w:proofErr w:type="spellStart"/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098FB183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SaleDate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DATE NOT NULL,</w:t>
      </w:r>
    </w:p>
    <w:p w14:paraId="6899B518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Amount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10,2) NOT NULL</w:t>
      </w:r>
    </w:p>
    <w:p w14:paraId="6BC556FF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71FE0BB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Departments VALUES</w:t>
      </w:r>
    </w:p>
    <w:p w14:paraId="3CFD155D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'IT', '</w:t>
      </w:r>
      <w:r>
        <w:t>Москва</w:t>
      </w:r>
      <w:r w:rsidRPr="007266E7">
        <w:rPr>
          <w:lang w:val="en-US"/>
        </w:rPr>
        <w:t>'),</w:t>
      </w:r>
    </w:p>
    <w:p w14:paraId="542969CD" w14:textId="77777777" w:rsidR="007266E7" w:rsidRDefault="007266E7" w:rsidP="007266E7">
      <w:pPr>
        <w:pStyle w:val="HTML"/>
      </w:pPr>
      <w:r>
        <w:t>(2, '</w:t>
      </w:r>
      <w:proofErr w:type="spellStart"/>
      <w:r>
        <w:t>Sales</w:t>
      </w:r>
      <w:proofErr w:type="spellEnd"/>
      <w:r>
        <w:t>', 'Санкт-Петербург'),</w:t>
      </w:r>
    </w:p>
    <w:p w14:paraId="53CCAF38" w14:textId="77777777" w:rsidR="007266E7" w:rsidRDefault="007266E7" w:rsidP="007266E7">
      <w:pPr>
        <w:pStyle w:val="HTML"/>
      </w:pPr>
      <w:r>
        <w:t>(3, 'HR', 'Москва');</w:t>
      </w:r>
    </w:p>
    <w:p w14:paraId="6E6AD7B3" w14:textId="77777777" w:rsidR="007266E7" w:rsidRDefault="007266E7" w:rsidP="007266E7">
      <w:pPr>
        <w:pStyle w:val="HTML"/>
      </w:pPr>
    </w:p>
    <w:p w14:paraId="13E1DE7F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Employees VALUES</w:t>
      </w:r>
    </w:p>
    <w:p w14:paraId="5B217A56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'</w:t>
      </w:r>
      <w:r>
        <w:t>Иванов</w:t>
      </w:r>
      <w:proofErr w:type="gramStart"/>
      <w:r w:rsidRPr="007266E7">
        <w:rPr>
          <w:lang w:val="en-US"/>
        </w:rPr>
        <w:t>',  NULL</w:t>
      </w:r>
      <w:proofErr w:type="gramEnd"/>
      <w:r w:rsidRPr="007266E7">
        <w:rPr>
          <w:lang w:val="en-US"/>
        </w:rPr>
        <w:t>, 1, 200000, '2015-03-01'),</w:t>
      </w:r>
    </w:p>
    <w:p w14:paraId="2E5F2B08" w14:textId="77777777" w:rsidR="007266E7" w:rsidRDefault="007266E7" w:rsidP="007266E7">
      <w:pPr>
        <w:pStyle w:val="HTML"/>
      </w:pPr>
      <w:r>
        <w:t>(2, 'Петров</w:t>
      </w:r>
      <w:proofErr w:type="gramStart"/>
      <w:r>
        <w:t>',  1</w:t>
      </w:r>
      <w:proofErr w:type="gramEnd"/>
      <w:r>
        <w:t>,    1, 150000, '2018-06-15'),</w:t>
      </w:r>
    </w:p>
    <w:p w14:paraId="14029A11" w14:textId="77777777" w:rsidR="007266E7" w:rsidRDefault="007266E7" w:rsidP="007266E7">
      <w:pPr>
        <w:pStyle w:val="HTML"/>
      </w:pPr>
      <w:r>
        <w:t xml:space="preserve">(3, 'Сидоров', </w:t>
      </w:r>
      <w:proofErr w:type="gramStart"/>
      <w:r>
        <w:t xml:space="preserve">1,   </w:t>
      </w:r>
      <w:proofErr w:type="gramEnd"/>
      <w:r>
        <w:t xml:space="preserve"> 2, 120000, '2019-09-01'),</w:t>
      </w:r>
    </w:p>
    <w:p w14:paraId="42DD2E94" w14:textId="77777777" w:rsidR="007266E7" w:rsidRDefault="007266E7" w:rsidP="007266E7">
      <w:pPr>
        <w:pStyle w:val="HTML"/>
      </w:pPr>
      <w:r>
        <w:t>(4, 'Кузнецов',</w:t>
      </w:r>
      <w:proofErr w:type="gramStart"/>
      <w:r>
        <w:t xml:space="preserve">2,   </w:t>
      </w:r>
      <w:proofErr w:type="gramEnd"/>
      <w:r>
        <w:t xml:space="preserve"> 1, 100000, '2021-01-10'),</w:t>
      </w:r>
    </w:p>
    <w:p w14:paraId="3A50CAA5" w14:textId="77777777" w:rsidR="007266E7" w:rsidRDefault="007266E7" w:rsidP="007266E7">
      <w:pPr>
        <w:pStyle w:val="HTML"/>
      </w:pPr>
      <w:r>
        <w:t>(5, 'Смирнова',</w:t>
      </w:r>
      <w:proofErr w:type="gramStart"/>
      <w:r>
        <w:t xml:space="preserve">3,   </w:t>
      </w:r>
      <w:proofErr w:type="gramEnd"/>
      <w:r>
        <w:t xml:space="preserve"> 2,  90000, '2022-05-20'),</w:t>
      </w:r>
    </w:p>
    <w:p w14:paraId="487ADE7A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(6, '</w:t>
      </w:r>
      <w:r>
        <w:t>Попов</w:t>
      </w:r>
      <w:proofErr w:type="gramStart"/>
      <w:r w:rsidRPr="007266E7">
        <w:rPr>
          <w:lang w:val="en-US"/>
        </w:rPr>
        <w:t xml:space="preserve">',   </w:t>
      </w:r>
      <w:proofErr w:type="gramEnd"/>
      <w:r w:rsidRPr="007266E7">
        <w:rPr>
          <w:lang w:val="en-US"/>
        </w:rPr>
        <w:t>3,    3,  80000, '2023-02-01');</w:t>
      </w:r>
    </w:p>
    <w:p w14:paraId="2CB5D38D" w14:textId="77777777" w:rsidR="007266E7" w:rsidRPr="007266E7" w:rsidRDefault="007266E7" w:rsidP="007266E7">
      <w:pPr>
        <w:pStyle w:val="HTML"/>
        <w:rPr>
          <w:lang w:val="en-US"/>
        </w:rPr>
      </w:pPr>
    </w:p>
    <w:p w14:paraId="56818AE8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Sales VALUES</w:t>
      </w:r>
    </w:p>
    <w:p w14:paraId="42BAD972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2, '2023-01-15', 5000),</w:t>
      </w:r>
    </w:p>
    <w:p w14:paraId="1534CB39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(2, 2, '2023-02-20', 7000),</w:t>
      </w:r>
    </w:p>
    <w:p w14:paraId="25651742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(3, 2, '2023-03-25', 3000),</w:t>
      </w:r>
    </w:p>
    <w:p w14:paraId="323A18BE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(4, 3, '2023-01-10', 8000),</w:t>
      </w:r>
    </w:p>
    <w:p w14:paraId="79D3FBB9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(5, 3, '2023-04-05', 6000),</w:t>
      </w:r>
    </w:p>
    <w:p w14:paraId="546CEC14" w14:textId="77777777" w:rsidR="007266E7" w:rsidRDefault="007266E7" w:rsidP="007266E7">
      <w:pPr>
        <w:pStyle w:val="HTML"/>
      </w:pPr>
      <w:r>
        <w:t>(6, 4, '2023-05-01', 2000),</w:t>
      </w:r>
    </w:p>
    <w:p w14:paraId="71A9AF7A" w14:textId="77777777" w:rsidR="007266E7" w:rsidRDefault="007266E7" w:rsidP="007266E7">
      <w:pPr>
        <w:pStyle w:val="HTML"/>
      </w:pPr>
      <w:r>
        <w:t>(7, 5, '2023-06-01', 9000);</w:t>
      </w:r>
    </w:p>
    <w:p w14:paraId="7E771E85" w14:textId="6B4405DE" w:rsidR="007266E7" w:rsidRDefault="007266E7" w:rsidP="007266E7">
      <w:pPr>
        <w:pStyle w:val="a3"/>
      </w:pPr>
    </w:p>
    <w:p w14:paraId="0E5CBA0D" w14:textId="77777777" w:rsidR="007266E7" w:rsidRPr="007266E7" w:rsidRDefault="007266E7" w:rsidP="007266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BBFE76" w14:textId="6B37A262" w:rsidR="00D17C8A" w:rsidRDefault="007266E7" w:rsidP="007266E7">
      <w:pPr>
        <w:spacing w:before="100" w:beforeAutospacing="1" w:after="100" w:afterAutospacing="1" w:line="240" w:lineRule="auto"/>
        <w:rPr>
          <w:ins w:id="90" w:author="student" w:date="2026-10-01T13:24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1. Основы T-SQL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Выведите список сотрудников, у которых: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· зарплата больше средней по компании,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они приняты на работу после 2020-01-01,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отсортировано по зарплате по убыванию.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HireDate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отклонение от средней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AvgSalary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2. Рекурсивный CTE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Постройте иерархию подчинённых, начиная с топ-менеджера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 NULL).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(уровень в иерархии), полный путь вида Гендиректор → Иванов → Петров.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 вывода: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 Иванов NULL 0 Иванов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 Петров 1 1 Иванов → Петров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3. Оконные функции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отдела выведите сотрудников и: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ранг сотрудника по зарплате внутри отдела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RankInDept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среднюю зарплату по отделу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AvgSalaryDept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накопительную сумму зарплат внутри отдела по возрастанию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HireDate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RunningTotal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разницу между зарплатой сотрудника и максимальной зарплатой в его отделе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DiffToMax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ins w:id="91" w:author="student" w:date="2026-10-01T14:00:00Z">
        <w:r w:rsidR="00B3573B" w:rsidRPr="00B3573B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rawing>
            <wp:anchor distT="0" distB="0" distL="114300" distR="114300" simplePos="0" relativeHeight="251658240" behindDoc="1" locked="0" layoutInCell="1" allowOverlap="1" wp14:anchorId="4E75CC5B" wp14:editId="2388E3BB">
              <wp:simplePos x="0" y="0"/>
              <wp:positionH relativeFrom="margin">
                <wp:posOffset>751840</wp:posOffset>
              </wp:positionH>
              <wp:positionV relativeFrom="paragraph">
                <wp:posOffset>6395085</wp:posOffset>
              </wp:positionV>
              <wp:extent cx="4305935" cy="2837815"/>
              <wp:effectExtent l="0" t="0" r="0" b="635"/>
              <wp:wrapTight wrapText="bothSides">
                <wp:wrapPolygon edited="0">
                  <wp:start x="0" y="0"/>
                  <wp:lineTo x="0" y="21460"/>
                  <wp:lineTo x="21501" y="21460"/>
                  <wp:lineTo x="21501" y="0"/>
                  <wp:lineTo x="0" y="0"/>
                </wp:wrapPolygon>
              </wp:wrapTight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05935" cy="28378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Отсортируйте по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по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RankInDept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78C875" w14:textId="076FE883" w:rsidR="00D17C8A" w:rsidRDefault="00D17C8A" w:rsidP="007266E7">
      <w:pPr>
        <w:spacing w:before="100" w:beforeAutospacing="1" w:after="100" w:afterAutospacing="1" w:line="240" w:lineRule="auto"/>
        <w:rPr>
          <w:ins w:id="92" w:author="student" w:date="2026-10-01T13:24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0C2B97" w14:textId="65C3EFAF" w:rsidR="00D17C8A" w:rsidRDefault="00D17C8A" w:rsidP="007266E7">
      <w:pPr>
        <w:spacing w:before="100" w:beforeAutospacing="1" w:after="100" w:afterAutospacing="1" w:line="240" w:lineRule="auto"/>
        <w:rPr>
          <w:ins w:id="93" w:author="student" w:date="2026-10-01T13:24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DB9135" w14:textId="56566DF6" w:rsidR="00D17C8A" w:rsidRDefault="00D17C8A" w:rsidP="007266E7">
      <w:pPr>
        <w:spacing w:before="100" w:beforeAutospacing="1" w:after="100" w:afterAutospacing="1" w:line="240" w:lineRule="auto"/>
        <w:rPr>
          <w:ins w:id="94" w:author="student" w:date="2026-10-01T14:00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C56BDB" w14:textId="4CC78334" w:rsidR="00B3573B" w:rsidRDefault="00B3573B" w:rsidP="007266E7">
      <w:pPr>
        <w:spacing w:before="100" w:beforeAutospacing="1" w:after="100" w:afterAutospacing="1" w:line="240" w:lineRule="auto"/>
        <w:rPr>
          <w:ins w:id="95" w:author="student" w:date="2026-10-01T14:00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014925" w14:textId="555FCF75" w:rsidR="00B3573B" w:rsidRDefault="00B3573B" w:rsidP="007266E7">
      <w:pPr>
        <w:spacing w:before="100" w:beforeAutospacing="1" w:after="100" w:afterAutospacing="1" w:line="240" w:lineRule="auto"/>
        <w:rPr>
          <w:ins w:id="96" w:author="student" w:date="2026-10-01T14:00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A68C20" w14:textId="2B5A928D" w:rsidR="00B3573B" w:rsidRDefault="00B3573B" w:rsidP="007266E7">
      <w:pPr>
        <w:spacing w:before="100" w:beforeAutospacing="1" w:after="100" w:afterAutospacing="1" w:line="240" w:lineRule="auto"/>
        <w:rPr>
          <w:ins w:id="97" w:author="student" w:date="2026-10-01T14:00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B4E66A" w14:textId="77777777" w:rsidR="00B3573B" w:rsidRDefault="00B3573B" w:rsidP="007266E7">
      <w:pPr>
        <w:spacing w:before="100" w:beforeAutospacing="1" w:after="100" w:afterAutospacing="1" w:line="240" w:lineRule="auto"/>
        <w:rPr>
          <w:ins w:id="98" w:author="student" w:date="2026-10-01T13:24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6672CA" w14:textId="77777777" w:rsidR="00B3573B" w:rsidRDefault="007266E7" w:rsidP="007266E7">
      <w:pPr>
        <w:spacing w:before="100" w:beforeAutospacing="1" w:after="100" w:afterAutospacing="1" w:line="240" w:lineRule="auto"/>
        <w:rPr>
          <w:ins w:id="99" w:author="student" w:date="2026-10-01T14:05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4. APPLY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сотрудника выведите две последние продажи (если их нет — сотрудник всё равно должен попасть в выборку).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SaleDate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Ограничение: для каждой продажи посчитайте также номер по порядку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RowNum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 или 2) через оконную функцию. Используйте OUTER APPLY.</w:t>
      </w:r>
    </w:p>
    <w:p w14:paraId="54CFC961" w14:textId="34D13923" w:rsidR="00B3573B" w:rsidRDefault="00750353" w:rsidP="007266E7">
      <w:pPr>
        <w:spacing w:before="100" w:beforeAutospacing="1" w:after="100" w:afterAutospacing="1" w:line="240" w:lineRule="auto"/>
        <w:rPr>
          <w:ins w:id="100" w:author="student" w:date="2026-10-01T14:05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101" w:author="student" w:date="2026-10-01T14:15:00Z">
        <w:r w:rsidRPr="00750353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rawing>
            <wp:inline distT="0" distB="0" distL="0" distR="0" wp14:anchorId="5989D62B" wp14:editId="17EA2363">
              <wp:extent cx="5734850" cy="5982535"/>
              <wp:effectExtent l="0" t="0" r="0" b="0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4850" cy="59825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7DC383D" w14:textId="660931CD" w:rsidR="00B3573B" w:rsidRDefault="00B3573B" w:rsidP="007266E7">
      <w:pPr>
        <w:spacing w:before="100" w:beforeAutospacing="1" w:after="100" w:afterAutospacing="1" w:line="240" w:lineRule="auto"/>
        <w:rPr>
          <w:ins w:id="102" w:author="student" w:date="2026-10-01T14:05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7BC173" w14:textId="77777777" w:rsidR="00B3573B" w:rsidRDefault="00B3573B" w:rsidP="007266E7">
      <w:pPr>
        <w:spacing w:before="100" w:beforeAutospacing="1" w:after="100" w:afterAutospacing="1" w:line="240" w:lineRule="auto"/>
        <w:rPr>
          <w:ins w:id="103" w:author="student" w:date="2026-10-01T14:05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1D49F4" w14:textId="5272217E" w:rsidR="00D17C8A" w:rsidRDefault="007266E7" w:rsidP="007266E7">
      <w:pPr>
        <w:spacing w:before="100" w:beforeAutospacing="1" w:after="100" w:afterAutospacing="1" w:line="240" w:lineRule="auto"/>
        <w:rPr>
          <w:ins w:id="104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5. Представление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представление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vw_EmployeeStats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для каждого сотрудника возвращает: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TotalSales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общая сумма продаж;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SalesCount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продаж;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RankInCompany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ранг сотрудника по общей сумме продаж по всей компании (оконная функция).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сотрудников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TotalSales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SalesCount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0.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SELECT * FROM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vw_EmployeeStats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BY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RankInCompany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</w:p>
    <w:p w14:paraId="16BF993D" w14:textId="77777777" w:rsidR="00D17C8A" w:rsidRDefault="00D17C8A" w:rsidP="007266E7">
      <w:pPr>
        <w:spacing w:before="100" w:beforeAutospacing="1" w:after="100" w:afterAutospacing="1" w:line="240" w:lineRule="auto"/>
        <w:rPr>
          <w:ins w:id="105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6686624" w14:textId="77777777" w:rsidR="00D17C8A" w:rsidRDefault="00D17C8A" w:rsidP="007266E7">
      <w:pPr>
        <w:spacing w:before="100" w:beforeAutospacing="1" w:after="100" w:afterAutospacing="1" w:line="240" w:lineRule="auto"/>
        <w:rPr>
          <w:ins w:id="106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7767124" w14:textId="77777777" w:rsidR="00D17C8A" w:rsidRDefault="00D17C8A" w:rsidP="007266E7">
      <w:pPr>
        <w:spacing w:before="100" w:beforeAutospacing="1" w:after="100" w:afterAutospacing="1" w:line="240" w:lineRule="auto"/>
        <w:rPr>
          <w:ins w:id="107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5FF7F0C" w14:textId="154B1707" w:rsidR="00D17C8A" w:rsidRDefault="006375B9" w:rsidP="007266E7">
      <w:pPr>
        <w:spacing w:before="100" w:beforeAutospacing="1" w:after="100" w:afterAutospacing="1" w:line="240" w:lineRule="auto"/>
        <w:rPr>
          <w:ins w:id="108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109" w:author="student" w:date="2026-10-01T14:28:00Z">
        <w:r w:rsidRPr="006375B9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AvgSalary</w:t>
        </w:r>
      </w:ins>
    </w:p>
    <w:p w14:paraId="63099F77" w14:textId="77777777" w:rsidR="00D17C8A" w:rsidRDefault="00D17C8A" w:rsidP="007266E7">
      <w:pPr>
        <w:spacing w:before="100" w:beforeAutospacing="1" w:after="100" w:afterAutospacing="1" w:line="240" w:lineRule="auto"/>
        <w:rPr>
          <w:ins w:id="110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430AAE9" w14:textId="77777777" w:rsidR="00D17C8A" w:rsidRDefault="00D17C8A" w:rsidP="007266E7">
      <w:pPr>
        <w:spacing w:before="100" w:beforeAutospacing="1" w:after="100" w:afterAutospacing="1" w:line="240" w:lineRule="auto"/>
        <w:rPr>
          <w:ins w:id="111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898244E" w14:textId="77777777" w:rsidR="00D17C8A" w:rsidRDefault="00D17C8A" w:rsidP="007266E7">
      <w:pPr>
        <w:spacing w:before="100" w:beforeAutospacing="1" w:after="100" w:afterAutospacing="1" w:line="240" w:lineRule="auto"/>
        <w:rPr>
          <w:ins w:id="112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F663C60" w14:textId="77777777" w:rsidR="00D17C8A" w:rsidRDefault="00D17C8A" w:rsidP="007266E7">
      <w:pPr>
        <w:spacing w:before="100" w:beforeAutospacing="1" w:after="100" w:afterAutospacing="1" w:line="240" w:lineRule="auto"/>
        <w:rPr>
          <w:ins w:id="113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1390C2C" w14:textId="77777777" w:rsidR="00D17C8A" w:rsidRDefault="00D17C8A" w:rsidP="007266E7">
      <w:pPr>
        <w:spacing w:before="100" w:beforeAutospacing="1" w:after="100" w:afterAutospacing="1" w:line="240" w:lineRule="auto"/>
        <w:rPr>
          <w:ins w:id="114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EF04390" w14:textId="77777777" w:rsidR="00D17C8A" w:rsidRDefault="00D17C8A" w:rsidP="007266E7">
      <w:pPr>
        <w:spacing w:before="100" w:beforeAutospacing="1" w:after="100" w:afterAutospacing="1" w:line="240" w:lineRule="auto"/>
        <w:rPr>
          <w:ins w:id="115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9D693EE" w14:textId="77777777" w:rsidR="00D17C8A" w:rsidRDefault="00D17C8A" w:rsidP="007266E7">
      <w:pPr>
        <w:spacing w:before="100" w:beforeAutospacing="1" w:after="100" w:afterAutospacing="1" w:line="240" w:lineRule="auto"/>
        <w:rPr>
          <w:ins w:id="116" w:author="student" w:date="2026-10-01T13:31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65A2D7D" w14:textId="525CB69D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6. Хранимая процедура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процедуру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usp_GetDepartmentReport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89CED42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INT,</w:t>
      </w:r>
    </w:p>
    <w:p w14:paraId="3A50B9C4" w14:textId="3A5FF464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MinSalary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DECIMAL(</w:t>
      </w:r>
      <w:proofErr w:type="gram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10,2) = 0</w:t>
      </w:r>
    </w:p>
    <w:p w14:paraId="0E2F74B3" w14:textId="4D9CBEB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35BD6" w14:textId="77777777" w:rsidR="007266E7" w:rsidRPr="007266E7" w:rsidRDefault="007266E7" w:rsidP="007266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A70CB7" w14:textId="00EB052E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Процедура должна вернуть сотрудников указанного отдела с зарплатой не ниже 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MinSalary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общее количество сотрудников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TotalEmployees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суммарную зарплату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отдел не найден — вывести сообщение об ошибке через RAISERROR или THROW.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7. Скалярная функция </w:t>
      </w:r>
      <w:del w:id="117" w:author="teacher" w:date="2026-09-30T14:54:00Z">
        <w:r w:rsidRPr="007266E7" w:rsidDel="007266E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(4 балла)</w:delText>
        </w:r>
      </w:del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функцию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fn_GetEmployeeLevel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(@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INT), возвращающую INT — уровень сотрудника в иерархии (0 для топ-менеджера). Внутри используйте рекурсивный CTE.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Проверьте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275995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Name, </w:t>
      </w:r>
      <w:proofErr w:type="spellStart"/>
      <w:proofErr w:type="gram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dbo.fn</w:t>
      </w:r>
      <w:proofErr w:type="gram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_GetEmployeeLevel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AS Level</w:t>
      </w:r>
    </w:p>
    <w:p w14:paraId="114E059F" w14:textId="23EE5C0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4E09F6" w14:textId="6EE0CE6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BFDF2" w14:textId="0129F85F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2A049E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72AE8C" w14:textId="77777777" w:rsidR="004C001D" w:rsidRDefault="004C001D"/>
    <w:sectPr w:rsidR="004C0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tudent">
    <w15:presenceInfo w15:providerId="AD" w15:userId="S-1-5-21-2459061095-2398915004-47243010-1110"/>
  </w15:person>
  <w15:person w15:author="teacher">
    <w15:presenceInfo w15:providerId="AD" w15:userId="S-1-5-21-2459061095-2398915004-47243010-11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kp0t0eie7kN0wQ/uI3hXvS6e0pBfyVWkHH8teFRkKtg+HSigSsTTtDxWdOj+rPLQhA/BKYd3xVtWwPPDtbqBZg==" w:salt="PlaeWoScwMLc/Bxp0Wh9SA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A6"/>
    <w:rsid w:val="004C001D"/>
    <w:rsid w:val="006375B9"/>
    <w:rsid w:val="007266E7"/>
    <w:rsid w:val="00750353"/>
    <w:rsid w:val="009D6071"/>
    <w:rsid w:val="009E27A6"/>
    <w:rsid w:val="00A9310C"/>
    <w:rsid w:val="00B3573B"/>
    <w:rsid w:val="00D17C8A"/>
    <w:rsid w:val="00E3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80AC1"/>
  <w15:chartTrackingRefBased/>
  <w15:docId w15:val="{474FF07F-C4A1-4C39-9005-726E7A5D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26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66E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97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student</cp:lastModifiedBy>
  <cp:revision>2</cp:revision>
  <dcterms:created xsi:type="dcterms:W3CDTF">2026-10-01T11:28:00Z</dcterms:created>
  <dcterms:modified xsi:type="dcterms:W3CDTF">2026-10-01T11:28:00Z</dcterms:modified>
</cp:coreProperties>
</file>